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66224" w14:textId="15C9C941" w:rsidR="00DE0A42" w:rsidRDefault="006A1449" w:rsidP="006A1449">
      <w:pPr>
        <w:pStyle w:val="Heading1"/>
      </w:pPr>
      <w:r>
        <w:t>Nexus Analytics Service Agreement</w:t>
      </w:r>
    </w:p>
    <w:p w14:paraId="56211BE0" w14:textId="4F3745C1" w:rsidR="006A1449" w:rsidRDefault="006A1449" w:rsidP="006A1449">
      <w:r>
        <w:t>This Service Agreement is entered into between Nexus Analytics Inc. and the Customer for the provision of data analytics services.</w:t>
      </w:r>
    </w:p>
    <w:p w14:paraId="26909039" w14:textId="12F995E7" w:rsidR="006A1449" w:rsidRDefault="006A1449" w:rsidP="006A1449">
      <w:pPr>
        <w:pStyle w:val="Heading2"/>
      </w:pPr>
      <w:r>
        <w:t>1. Scope of Services</w:t>
      </w:r>
    </w:p>
    <w:p w14:paraId="58237D83" w14:textId="6492FF67" w:rsidR="006A1449" w:rsidRDefault="006A1449" w:rsidP="006A1449">
      <w:r>
        <w:t>Nexus shall deliver monthly analytics dashboards, custom data pipelines, and quarterly business reviews. All services are provided under Nexus's standard terms of service.</w:t>
      </w:r>
    </w:p>
    <w:p w14:paraId="66E605E1" w14:textId="217C6AD2" w:rsidR="006A1449" w:rsidRDefault="006A1449" w:rsidP="006A1449">
      <w:r>
        <w:t>The Customer shall provide reasonable access to source data systems and designate a primary point of contact for project coordination.</w:t>
      </w:r>
    </w:p>
    <w:p w14:paraId="47F2B70D" w14:textId="45653ECC" w:rsidR="006A1449" w:rsidRDefault="006A1449" w:rsidP="006A1449">
      <w:pPr>
        <w:pStyle w:val="Heading2"/>
      </w:pPr>
      <w:r>
        <w:t>2. Pricing and Payment</w:t>
      </w:r>
    </w:p>
    <w:p w14:paraId="6670A7BA" w14:textId="04F583BD" w:rsidR="006A1449" w:rsidRDefault="006A1449" w:rsidP="006A1449">
      <w:r>
        <w:t xml:space="preserve">The pricing tiers below apply for the initial twelve-month term. Annual prepayment receives a </w:t>
      </w:r>
      <w:ins w:id="0" w:author="Caio Pizzol" w:date="2026-04-23T20:39:00Z" w16du:dateUtc="2026-04-23T18:39:00Z">
        <w:r>
          <w:t>15 percent discount</w:t>
        </w:r>
      </w:ins>
      <w:del w:id="1" w:author="Caio Pizzol" w:date="2026-04-23T20:39:00Z" w16du:dateUtc="2026-04-23T18:39:00Z">
        <w:r w:rsidDel="006A1449">
          <w:delText>10 percent discount</w:delText>
        </w:r>
      </w:del>
      <w:r>
        <w:t>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6A1449" w14:paraId="4B073185" w14:textId="77777777" w:rsidTr="006A1449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7923A72D" w14:textId="25E39DC2" w:rsidR="006A1449" w:rsidRDefault="006A1449" w:rsidP="006A1449">
            <w:r>
              <w:t>Tier</w:t>
            </w:r>
          </w:p>
        </w:tc>
        <w:tc>
          <w:tcPr>
            <w:tcW w:w="2340" w:type="dxa"/>
          </w:tcPr>
          <w:p w14:paraId="67D1710A" w14:textId="2827F026" w:rsidR="006A1449" w:rsidRDefault="006A1449" w:rsidP="006A1449">
            <w:r>
              <w:t>Monthly Fee</w:t>
            </w:r>
          </w:p>
        </w:tc>
        <w:tc>
          <w:tcPr>
            <w:tcW w:w="2340" w:type="dxa"/>
          </w:tcPr>
          <w:p w14:paraId="68EA8B09" w14:textId="1F349F06" w:rsidR="006A1449" w:rsidRDefault="006A1449" w:rsidP="006A1449">
            <w:r>
              <w:t>Users</w:t>
            </w:r>
          </w:p>
        </w:tc>
        <w:tc>
          <w:tcPr>
            <w:tcW w:w="2340" w:type="dxa"/>
          </w:tcPr>
          <w:p w14:paraId="08E4C286" w14:textId="40C56C04" w:rsidR="006A1449" w:rsidRDefault="006A1449" w:rsidP="006A1449">
            <w:r>
              <w:t>Support SLA</w:t>
            </w:r>
          </w:p>
        </w:tc>
      </w:tr>
      <w:tr w:rsidR="006A1449" w14:paraId="6C71F8B2" w14:textId="77777777" w:rsidTr="006A1449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6E03A6E9" w14:textId="70CDB030" w:rsidR="006A1449" w:rsidRDefault="006A1449" w:rsidP="006A1449">
            <w:r>
              <w:t>Starter</w:t>
            </w:r>
          </w:p>
        </w:tc>
        <w:tc>
          <w:tcPr>
            <w:tcW w:w="2340" w:type="dxa"/>
          </w:tcPr>
          <w:p w14:paraId="1D27328E" w14:textId="1DED205E" w:rsidR="006A1449" w:rsidRDefault="006A1449" w:rsidP="006A1449">
            <w:r>
              <w:t>2,500</w:t>
            </w:r>
          </w:p>
        </w:tc>
        <w:tc>
          <w:tcPr>
            <w:tcW w:w="2340" w:type="dxa"/>
          </w:tcPr>
          <w:p w14:paraId="03CB3972" w14:textId="2CFF849A" w:rsidR="006A1449" w:rsidRDefault="006A1449" w:rsidP="006A1449">
            <w:r>
              <w:t>10</w:t>
            </w:r>
          </w:p>
        </w:tc>
        <w:tc>
          <w:tcPr>
            <w:tcW w:w="2340" w:type="dxa"/>
          </w:tcPr>
          <w:p w14:paraId="2667854F" w14:textId="618EC23D" w:rsidR="006A1449" w:rsidRDefault="006A1449" w:rsidP="006A1449">
            <w:r>
              <w:t>48 hours</w:t>
            </w:r>
          </w:p>
        </w:tc>
      </w:tr>
      <w:tr w:rsidR="006A1449" w14:paraId="20F84CB2" w14:textId="77777777" w:rsidTr="006A1449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6B5EAC10" w14:textId="3CBE8423" w:rsidR="006A1449" w:rsidRDefault="006A1449" w:rsidP="006A1449">
            <w:r>
              <w:t>Professional</w:t>
            </w:r>
          </w:p>
        </w:tc>
        <w:tc>
          <w:tcPr>
            <w:tcW w:w="2340" w:type="dxa"/>
          </w:tcPr>
          <w:p w14:paraId="29FBD521" w14:textId="73E014B8" w:rsidR="006A1449" w:rsidRDefault="006A1449" w:rsidP="006A1449">
            <w:r>
              <w:t>7,500</w:t>
            </w:r>
          </w:p>
        </w:tc>
        <w:tc>
          <w:tcPr>
            <w:tcW w:w="2340" w:type="dxa"/>
          </w:tcPr>
          <w:p w14:paraId="3D2C1B72" w14:textId="7687C729" w:rsidR="006A1449" w:rsidRDefault="006A1449" w:rsidP="006A1449">
            <w:r>
              <w:t>50</w:t>
            </w:r>
          </w:p>
        </w:tc>
        <w:tc>
          <w:tcPr>
            <w:tcW w:w="2340" w:type="dxa"/>
          </w:tcPr>
          <w:p w14:paraId="6025B0B0" w14:textId="51F05486" w:rsidR="006A1449" w:rsidRDefault="006A1449" w:rsidP="006A1449">
            <w:r>
              <w:t>24 hours</w:t>
            </w:r>
          </w:p>
        </w:tc>
      </w:tr>
      <w:tr w:rsidR="006A1449" w14:paraId="4676FA87" w14:textId="77777777" w:rsidTr="006A1449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70A30CB2" w14:textId="0BE7706D" w:rsidR="006A1449" w:rsidRDefault="006A1449" w:rsidP="006A1449">
            <w:r>
              <w:t>Enterprise</w:t>
            </w:r>
          </w:p>
        </w:tc>
        <w:tc>
          <w:tcPr>
            <w:tcW w:w="2340" w:type="dxa"/>
          </w:tcPr>
          <w:p w14:paraId="3A2B062B" w14:textId="48D0AD9C" w:rsidR="006A1449" w:rsidRDefault="006A1449" w:rsidP="006A1449">
            <w:r>
              <w:t>20,000</w:t>
            </w:r>
          </w:p>
        </w:tc>
        <w:tc>
          <w:tcPr>
            <w:tcW w:w="2340" w:type="dxa"/>
          </w:tcPr>
          <w:p w14:paraId="1F98830E" w14:textId="08A1135D" w:rsidR="006A1449" w:rsidRDefault="006A1449" w:rsidP="006A1449">
            <w:r>
              <w:t>Unlimited</w:t>
            </w:r>
          </w:p>
        </w:tc>
        <w:tc>
          <w:tcPr>
            <w:tcW w:w="2340" w:type="dxa"/>
          </w:tcPr>
          <w:p w14:paraId="38E864FC" w14:textId="26709A86" w:rsidR="006A1449" w:rsidRDefault="006A1449" w:rsidP="006A1449">
            <w:r>
              <w:t>4 hours</w:t>
            </w:r>
          </w:p>
        </w:tc>
      </w:tr>
      <w:tr w:rsidR="006A1449" w14:paraId="27C4043F" w14:textId="77777777" w:rsidTr="006A1449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5D75E4DC" w14:textId="48E4C1F3" w:rsidR="006A1449" w:rsidRDefault="006A1449" w:rsidP="006A1449">
            <w:r>
              <w:t>Custom</w:t>
            </w:r>
          </w:p>
        </w:tc>
        <w:tc>
          <w:tcPr>
            <w:tcW w:w="2340" w:type="dxa"/>
          </w:tcPr>
          <w:p w14:paraId="0ED9A145" w14:textId="0AF154C2" w:rsidR="006A1449" w:rsidRDefault="006A1449" w:rsidP="006A1449">
            <w:r>
              <w:t>Negotiated</w:t>
            </w:r>
          </w:p>
        </w:tc>
        <w:tc>
          <w:tcPr>
            <w:tcW w:w="2340" w:type="dxa"/>
          </w:tcPr>
          <w:p w14:paraId="4E0C8345" w14:textId="674D42E8" w:rsidR="006A1449" w:rsidRDefault="006A1449" w:rsidP="006A1449">
            <w:r>
              <w:t>Unlimited</w:t>
            </w:r>
          </w:p>
        </w:tc>
        <w:tc>
          <w:tcPr>
            <w:tcW w:w="2340" w:type="dxa"/>
          </w:tcPr>
          <w:p w14:paraId="6A8CDA4E" w14:textId="77777777" w:rsidR="006A1449" w:rsidRDefault="006A1449" w:rsidP="006A1449">
            <w:r>
              <w:t>1 hour</w:t>
            </w:r>
          </w:p>
          <w:p w14:paraId="1527C657" w14:textId="77777777" w:rsidR="006A1449" w:rsidRDefault="006A1449" w:rsidP="006A1449">
            <w:pPr>
              <w:pStyle w:val="Heading2"/>
            </w:pPr>
            <w:r>
              <w:t>3. Term and Termination</w:t>
            </w:r>
          </w:p>
          <w:p w14:paraId="6157C1F0" w14:textId="2D3C4359" w:rsidR="006A1449" w:rsidRDefault="006A1449" w:rsidP="006A1449">
            <w:r>
              <w:t xml:space="preserve">The initial term shall be twelve months from the Effective Date, automatically renewing for successive twelve-month periods unless terminated by either party with </w:t>
            </w:r>
            <w:ins w:id="2" w:author="Caio Pizzol" w:date="2026-04-23T20:39:00Z" w16du:dateUtc="2026-04-23T18:39:00Z">
              <w:r>
                <w:t>ninety days</w:t>
              </w:r>
            </w:ins>
            <w:del w:id="3" w:author="Caio Pizzol" w:date="2026-04-23T20:39:00Z" w16du:dateUtc="2026-04-23T18:39:00Z">
              <w:r w:rsidDel="006A1449">
                <w:delText>sixty days</w:delText>
              </w:r>
            </w:del>
            <w:r>
              <w:t>' written notice.</w:t>
            </w:r>
          </w:p>
          <w:p w14:paraId="7DD1FD28" w14:textId="77777777" w:rsidR="006A1449" w:rsidRDefault="006A1449" w:rsidP="006A1449">
            <w:r>
              <w:t>Either party may terminate for material breach upon thirty days' written notice if the breach remains uncured.</w:t>
            </w:r>
          </w:p>
          <w:p w14:paraId="2E73300F" w14:textId="77777777" w:rsidR="006A1449" w:rsidRDefault="006A1449" w:rsidP="006A1449">
            <w:pPr>
              <w:pStyle w:val="Heading2"/>
            </w:pPr>
            <w:r>
              <w:t>4. Confidentiality</w:t>
            </w:r>
          </w:p>
          <w:p w14:paraId="0C55E3E6" w14:textId="77777777" w:rsidR="006A1449" w:rsidRDefault="006A1449" w:rsidP="006A1449">
            <w:r>
              <w:t xml:space="preserve">Each party shall protect the other's Confidential Information using at least the same degree of care it uses to protect its own confidential information, and in no event less than </w:t>
            </w:r>
            <w:commentRangeStart w:id="4"/>
            <w:r>
              <w:t>reasonable care</w:t>
            </w:r>
            <w:commentRangeEnd w:id="4"/>
            <w:r>
              <w:rPr>
                <w:rStyle w:val="CommentReference"/>
                <w:sz w:val="24"/>
                <w:szCs w:val="24"/>
              </w:rPr>
              <w:commentReference w:id="4"/>
            </w:r>
            <w:r>
              <w:t>.</w:t>
            </w:r>
          </w:p>
          <w:p w14:paraId="37E9E9B6" w14:textId="77777777" w:rsidR="006A1449" w:rsidRDefault="006A1449" w:rsidP="006A1449">
            <w:pPr>
              <w:pStyle w:val="Heading2"/>
            </w:pPr>
            <w:r>
              <w:t>5. Limitation of Liability</w:t>
            </w:r>
          </w:p>
          <w:p w14:paraId="22111DE5" w14:textId="77777777" w:rsidR="006A1449" w:rsidRDefault="006A1449" w:rsidP="006A1449">
            <w:r>
              <w:t xml:space="preserve">Nexus's </w:t>
            </w:r>
            <w:commentRangeStart w:id="5"/>
            <w:r>
              <w:t>total liability under this Agreement shall not exceed</w:t>
            </w:r>
            <w:commentRangeEnd w:id="5"/>
            <w:r>
              <w:rPr>
                <w:rStyle w:val="CommentReference"/>
                <w:sz w:val="24"/>
                <w:szCs w:val="24"/>
              </w:rPr>
              <w:commentReference w:id="5"/>
            </w:r>
            <w:r>
              <w:t xml:space="preserve"> the fees paid by the Customer in the twelve months preceding the claim. Neither party shall be liable for indirect, consequential, or punitive damages.</w:t>
            </w:r>
          </w:p>
          <w:p w14:paraId="5114D88A" w14:textId="23B7BFB7" w:rsidR="006A1449" w:rsidRPr="006A1449" w:rsidRDefault="006A1449" w:rsidP="006A1449"/>
        </w:tc>
      </w:tr>
    </w:tbl>
    <w:p w14:paraId="19D06144" w14:textId="77777777" w:rsidR="006A1449" w:rsidRPr="006A1449" w:rsidRDefault="006A1449" w:rsidP="006A1449"/>
    <w:sectPr w:rsidR="006A1449" w:rsidRPr="006A14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Caio Pizzol" w:date="2026-04-23T20:39:00Z" w:initials="CP">
    <w:p w14:paraId="6068C95C" w14:textId="6D9284A8" w:rsidR="006A1449" w:rsidRDefault="006A1449">
      <w:pPr>
        <w:pStyle w:val="CommentText"/>
      </w:pPr>
      <w:r>
        <w:rPr>
          <w:rStyle w:val="CommentReference"/>
        </w:rPr>
        <w:annotationRef/>
      </w:r>
      <w:r>
        <w:t>Consider specifying a fiduciary standard for sensitive data categories.</w:t>
      </w:r>
    </w:p>
  </w:comment>
  <w:comment w:id="5" w:author="Caio Pizzol" w:date="2026-04-23T20:39:00Z" w:initials="CP">
    <w:p w14:paraId="05B48E32" w14:textId="2AB0EC5F" w:rsidR="006A1449" w:rsidRDefault="006A1449">
      <w:pPr>
        <w:pStyle w:val="CommentText"/>
      </w:pPr>
      <w:r>
        <w:rPr>
          <w:rStyle w:val="CommentReference"/>
        </w:rPr>
        <w:annotationRef/>
      </w:r>
      <w:r>
        <w:t>Suggest capping at 2x annual fees instead of 1x to align with market norms.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068C95C" w15:done="0"/>
  <w15:commentEx w15:paraId="05B48E3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63C89EB" w16cex:dateUtc="2026-04-23T18:39:00Z"/>
  <w16cex:commentExtensible w16cex:durableId="177B9A48" w16cex:dateUtc="2026-04-23T18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068C95C" w16cid:durableId="063C89EB"/>
  <w16cid:commentId w16cid:paraId="05B48E32" w16cid:durableId="177B9A4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io Pizzol">
    <w15:presenceInfo w15:providerId="AD" w15:userId="S::caio@harbourclients.com::6fd3240b-7a0a-4a58-964d-53a5ec72844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449"/>
    <w:rsid w:val="000C248A"/>
    <w:rsid w:val="002031F9"/>
    <w:rsid w:val="006A1449"/>
    <w:rsid w:val="00744453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87D36"/>
  <w15:chartTrackingRefBased/>
  <w15:docId w15:val="{A603A784-3918-4246-B866-48A5439AA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1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4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4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4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14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4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4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4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4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4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4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449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A144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144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144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14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1449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A144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2026-04-23T18:39:00Z</dcterms:created>
  <dcterms:modified xsi:type="dcterms:W3CDTF">2026-04-23T18:39:00Z</dcterms:modified>
</cp:coreProperties>
</file>