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53EE" w14:textId="53724C3D" w:rsidR="00DE0A42" w:rsidRDefault="00F23E93" w:rsidP="00F23E93">
      <w:pPr>
        <w:pStyle w:val="Heading1"/>
      </w:pPr>
      <w:r>
        <w:t>Legal Review: Nexus Master Services Agreement</w:t>
      </w:r>
    </w:p>
    <w:p w14:paraId="52E96477" w14:textId="482A43B4" w:rsidR="00F23E93" w:rsidRDefault="00F23E93" w:rsidP="00F23E93">
      <w:r>
        <w:t xml:space="preserve">Reviewer: Legal Operations. Status: </w:t>
      </w:r>
      <w:ins w:id="0" w:author="Caio Pizzol" w:date="2026-04-23T20:37:00Z" w16du:dateUtc="2026-04-23T18:37:00Z">
        <w:r>
          <w:t>Ready for second-pass review.</w:t>
        </w:r>
      </w:ins>
      <w:del w:id="1" w:author="Caio Pizzol" w:date="2026-04-23T20:37:00Z" w16du:dateUtc="2026-04-23T18:37:00Z">
        <w:r w:rsidDel="00F23E93">
          <w:delText>Open items pending Sales response.</w:delText>
        </w:r>
      </w:del>
    </w:p>
    <w:p w14:paraId="421AD985" w14:textId="1B17A254" w:rsidR="00F23E93" w:rsidRDefault="00F23E93" w:rsidP="00F23E93">
      <w:pPr>
        <w:pStyle w:val="Heading2"/>
      </w:pPr>
      <w:r>
        <w:t>Indemnification</w:t>
      </w:r>
    </w:p>
    <w:p w14:paraId="4C3803BC" w14:textId="1BF42B86" w:rsidR="00F23E93" w:rsidRDefault="00F23E93" w:rsidP="00F23E93">
      <w:r>
        <w:t xml:space="preserve">The current draft assigns uncapped indemnity to Nexus for third-party IP claims arising from the customer data. Legal recommends </w:t>
      </w:r>
      <w:commentRangeStart w:id="2"/>
      <w:r>
        <w:t>capping indemnity at two times annual fees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, consistent with market practice.</w:t>
      </w:r>
    </w:p>
    <w:p w14:paraId="22EEAF5D" w14:textId="39CA4C37" w:rsidR="00F23E93" w:rsidRDefault="00F23E93" w:rsidP="00F23E93">
      <w:pPr>
        <w:pStyle w:val="Heading2"/>
      </w:pPr>
      <w:r>
        <w:t>Data Processing</w:t>
      </w:r>
    </w:p>
    <w:p w14:paraId="02F60CA2" w14:textId="344F5C79" w:rsidR="00F23E93" w:rsidRDefault="00F23E93" w:rsidP="00F23E93">
      <w:r>
        <w:t xml:space="preserve">The Data Processing Addendum references EU Standard Contractual Clauses Module Two. Confirm that no personal data from UK subjects is in scope; if so, add the </w:t>
      </w:r>
      <w:commentRangeStart w:id="3"/>
      <w:r>
        <w:t>UK Addendum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.</w:t>
      </w:r>
    </w:p>
    <w:p w14:paraId="5A155ADD" w14:textId="004BB42B" w:rsidR="00F23E93" w:rsidRDefault="00F23E93" w:rsidP="00F23E93">
      <w:pPr>
        <w:pStyle w:val="Heading2"/>
      </w:pPr>
      <w:r>
        <w:t>Service Level Credits</w:t>
      </w:r>
    </w:p>
    <w:p w14:paraId="34922D5A" w14:textId="66E297DB" w:rsidR="00F23E93" w:rsidRDefault="00F23E93" w:rsidP="00F23E93">
      <w:r>
        <w:t xml:space="preserve">The 4-hour support SLA at the Enterprise tier is tight. Recommend defining 4 hours as a </w:t>
      </w:r>
      <w:commentRangeStart w:id="4"/>
      <w:r>
        <w:t>business-hours commitment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 xml:space="preserve"> rather than a strict response time.</w:t>
      </w:r>
    </w:p>
    <w:p w14:paraId="7EB4CEFD" w14:textId="7975B133" w:rsidR="00F23E93" w:rsidRDefault="00F23E93" w:rsidP="00F23E93">
      <w:pPr>
        <w:pStyle w:val="Heading2"/>
      </w:pPr>
      <w:r>
        <w:t>Termination for Convenience</w:t>
      </w:r>
    </w:p>
    <w:p w14:paraId="50047C7A" w14:textId="1CB48A62" w:rsidR="00F23E93" w:rsidRDefault="00F23E93" w:rsidP="00F23E93">
      <w:r>
        <w:t xml:space="preserve">The current draft omits termination for convenience. Recommend adding a </w:t>
      </w:r>
      <w:ins w:id="5" w:author="Caio Pizzol" w:date="2026-04-23T20:37:00Z" w16du:dateUtc="2026-04-23T18:37:00Z">
        <w:r>
          <w:t>120-day notice</w:t>
        </w:r>
      </w:ins>
      <w:del w:id="6" w:author="Caio Pizzol" w:date="2026-04-23T20:37:00Z" w16du:dateUtc="2026-04-23T18:37:00Z">
        <w:r w:rsidDel="00F23E93">
          <w:delText>90-day notice</w:delText>
        </w:r>
      </w:del>
      <w:r>
        <w:t xml:space="preserve"> option after the initial twelve-month term, with pro-rated refund of any prepaid fees.</w:t>
      </w:r>
    </w:p>
    <w:p w14:paraId="74F869AC" w14:textId="77777777" w:rsidR="00F23E93" w:rsidRPr="00F23E93" w:rsidRDefault="00F23E93" w:rsidP="00F23E93"/>
    <w:sectPr w:rsidR="00F23E93" w:rsidRPr="00F2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Caio Pizzol" w:date="2026-04-23T20:37:00Z" w:initials="CP">
    <w:p w14:paraId="78FAD3B5" w14:textId="03270D00" w:rsidR="00F23E93" w:rsidRDefault="00F23E93">
      <w:pPr>
        <w:pStyle w:val="CommentText"/>
      </w:pPr>
      <w:r>
        <w:rPr>
          <w:rStyle w:val="CommentReference"/>
        </w:rPr>
        <w:annotationRef/>
      </w:r>
      <w:r>
        <w:t>Market norm varies; some enterprise customers negotiate 1.5x. Confirm with deal desk.</w:t>
      </w:r>
    </w:p>
  </w:comment>
  <w:comment w:id="3" w:author="Caio Pizzol" w:date="2026-04-23T20:37:00Z" w:initials="CP">
    <w:p w14:paraId="0C2A5EEB" w14:textId="0E770373" w:rsidR="00F23E93" w:rsidRDefault="00F23E93">
      <w:pPr>
        <w:pStyle w:val="CommentText"/>
      </w:pPr>
      <w:r>
        <w:rPr>
          <w:rStyle w:val="CommentReference"/>
        </w:rPr>
        <w:annotationRef/>
      </w:r>
      <w:r>
        <w:t>Pull customer subject list before signoff.</w:t>
      </w:r>
    </w:p>
  </w:comment>
  <w:comment w:id="4" w:author="Caio Pizzol" w:date="2026-04-23T20:37:00Z" w:initials="CP">
    <w:p w14:paraId="06CC1192" w14:textId="47AAE866" w:rsidR="00F23E93" w:rsidRDefault="00F23E93">
      <w:pPr>
        <w:pStyle w:val="CommentText"/>
      </w:pPr>
      <w:r>
        <w:rPr>
          <w:rStyle w:val="CommentReference"/>
        </w:rPr>
        <w:annotationRef/>
      </w:r>
      <w:r>
        <w:t>Define business hours by customer timezone, not Nexus timezone.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FAD3B5" w15:done="0"/>
  <w15:commentEx w15:paraId="0C2A5EEB" w15:done="0"/>
  <w15:commentEx w15:paraId="06CC11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930804" w16cex:dateUtc="2026-04-23T18:37:00Z"/>
  <w16cex:commentExtensible w16cex:durableId="5030A356" w16cex:dateUtc="2026-04-23T18:37:00Z"/>
  <w16cex:commentExtensible w16cex:durableId="13A4DDFC" w16cex:dateUtc="2026-04-23T1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FAD3B5" w16cid:durableId="01930804"/>
  <w16cid:commentId w16cid:paraId="0C2A5EEB" w16cid:durableId="5030A356"/>
  <w16cid:commentId w16cid:paraId="06CC1192" w16cid:durableId="13A4DD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caio@harbourclients.com::6fd3240b-7a0a-4a58-964d-53a5ec7284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93"/>
    <w:rsid w:val="0018007C"/>
    <w:rsid w:val="002031F9"/>
    <w:rsid w:val="00744453"/>
    <w:rsid w:val="00DE0A42"/>
    <w:rsid w:val="00F2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5E2B"/>
  <w15:chartTrackingRefBased/>
  <w15:docId w15:val="{67C297CF-D7D7-4470-9F69-5CE0FEAE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9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23E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E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E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E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E9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23E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2026-04-23T18:37:00Z</dcterms:created>
  <dcterms:modified xsi:type="dcterms:W3CDTF">2026-04-23T18:37:00Z</dcterms:modified>
</cp:coreProperties>
</file>