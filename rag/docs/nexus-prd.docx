
<file path=[Content_Types].xml><?xml version="1.0" encoding="utf-8"?>
<Types xmlns="http://schemas.openxmlformats.org/package/2006/content-types">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Nexus Analytics — Product Requirements Document</w:t>
      </w:r>
    </w:p>
    <w:p>
      <w:pPr>
        <w:pStyle w:val="Heading2"/>
      </w:pPr>
      <w:r>
        <w:t>Overview</w:t>
      </w:r>
    </w:p>
    <w:p>
      <w:r>
        <w:t>Nexus Analytics is a real-time business intelligence platform designed for mid-market SaaS companies (50-500 employees). It connects to existing data sources (Stripe, HubSpot, Salesforce, Snowflake) and provides automated dashboards, anomaly detection, and natural language querying without requiring a dedicated data team.</w:t>
      </w:r>
    </w:p>
    <w:p>
      <w:r>
        <w:t>Target launch date: Q3 2026 (September 1). Public beta opens July 15, 2026.</w:t>
      </w:r>
    </w:p>
    <w:p>
      <w:pPr>
        <w:pStyle w:val="Heading2"/>
      </w:pPr>
      <w:r>
        <w:t>Problem Statement</w:t>
      </w:r>
    </w:p>
    <w:p>
      <w:r>
        <w:t>Mid-market SaaS companies generate significant operational data but lack the resources to hire dedicated BI analysts. Current solutions fall into two camps: enterprise tools (Tableau, Looker) that require specialized skills and six-figure contracts, or spreadsheet-based workflows that break at scale. Customer interviews revealed that 78% of companies in our target segment make critical business decisions using manually assembled spreadsheets that are outdated by the time they reach leadership.</w:t>
      </w:r>
    </w:p>
    <w:p>
      <w:pPr>
        <w:pStyle w:val="Heading2"/>
      </w:pPr>
      <w:r>
        <w:t>Core Features</w:t>
      </w:r>
    </w:p>
    <w:p>
      <w:pPr>
        <w:pStyle w:val="Heading3"/>
      </w:pPr>
      <w:r>
        <w:t>1. Automated Dashboard Generation</w:t>
      </w:r>
    </w:p>
    <w:p>
      <w:r>
        <w:t>Nexus automatically creates dashboards based on connected data sources. When a user connects their Stripe account, Nexus generates MRR, churn, expansion revenue, and cohort analysis dashboards within minutes. No configuration required. Users can customize layouts and add custom metrics after the initial generation.</w:t>
      </w:r>
    </w:p>
    <w:p>
      <w:r>
        <w:t>Estimated development effort: 8 engineering weeks. Lead: Maria Chen.</w:t>
      </w:r>
    </w:p>
    <w:p>
      <w:pPr>
        <w:pStyle w:val="Heading3"/>
      </w:pPr>
      <w:r>
        <w:t>2. Natural Language Querying (NLQ)</w:t>
      </w:r>
    </w:p>
    <w:p>
      <w:r>
        <w:t>Users can ask questions in plain English: "What was our churn rate last quarter compared to the quarter before?" or "Show me the top 10 customers by expansion revenue this year." The NLQ engine translates queries to SQL, executes them, and returns visualized results. The system maintains conversation context so follow-up questions work naturally.</w:t>
      </w:r>
    </w:p>
    <w:p>
      <w:r>
        <w:t xml:space="preserve">This feature depends on the LLM integration layer. Current plan is to use Claude via the Anthropic API with a fine-tuned prompt chain for SQL generation. Estimated cost: </w:t>
      </w:r>
      <w:commentRangeStart w:id="0"/>
      <w:r>
        <w:t>$0.12 per query at current API pricing</w:t>
      </w:r>
      <w:commentRangeEnd w:id="0"/>
      <w:r>
        <w:commentReference w:id="0"/>
      </w:r>
      <w:r>
        <w:t>. We need to validate this cost at scale — at 10,000 queries/day, that's $1,200/day or $36,000/month in API costs alone.</w:t>
      </w:r>
    </w:p>
    <w:p>
      <w:r>
        <w:t xml:space="preserve">Estimated development effort: </w:t>
      </w:r>
      <w:del w:id="e13f34c1-3117-47e9-9741-e7a8a0361d97" w:author="MCP Server" w:authorEmail="" w:date="2026-03-26T13:50:00.000Z">
        <w:r>
          <w:delText>12</w:delText>
        </w:r>
      </w:del>
      <w:ins w:id="e13f34c1-3117-47e9-9741-e7a8a0361d97" w:author="MCP Server" w:authorEmail="" w:date="2026-03-26T13:50:00.000Z">
        <w:r>
          <w:t>16</w:t>
        </w:r>
      </w:ins>
      <w:r>
        <w:t xml:space="preserve"> engineering weeks. Lead: James Park.</w:t>
      </w:r>
    </w:p>
    <w:p>
      <w:pPr>
        <w:pStyle w:val="Heading3"/>
      </w:pPr>
      <w:r>
        <w:t>3. Anomaly Detection</w:t>
      </w:r>
    </w:p>
    <w:p>
      <w:r>
        <w:t>Automatic detection of unusual patterns in key metrics. If MRR drops by more than 10% week-over-week, or if a single customer's usage pattern changes dramatically, Nexus sends an alert via email, Slack, or webhook. Anomaly detection runs hourly using a statistical model (IQR-based with seasonal adjustment).</w:t>
      </w:r>
    </w:p>
    <w:p>
      <w:r>
        <w:t>Estimated development effort: 6 engineering weeks. Lead: Sarah Liu.</w:t>
      </w:r>
    </w:p>
    <w:p>
      <w:pPr>
        <w:pStyle w:val="Heading3"/>
      </w:pPr>
      <w:r>
        <w:t>4. Data Source Connectors</w:t>
      </w:r>
    </w:p>
    <w:p>
      <w:r>
        <w:t>Launch connectors: Stripe, HubSpot, Salesforce, Snowflake, PostgreSQL, BigQuery. Post-launch: QuickBooks, Xero, Zendesk, Intercom. Each connector handles authentication, incremental sync, and schema mapping. Data is refreshed every 15 minutes for cloud sources and every hour for database connections.</w:t>
      </w:r>
    </w:p>
    <w:p>
      <w:r>
        <w:t>Estimated development effort: 4 weeks per connector (24 weeks total for launch set). Lead: Alex Rivera.</w:t>
      </w:r>
    </w:p>
    <w:p>
      <w:pPr>
        <w:pStyle w:val="Heading2"/>
      </w:pPr>
      <w:r>
        <w:t>Technical Architecture</w:t>
      </w:r>
    </w:p>
    <w:p>
      <w:r>
        <w:t>Backend: Rust for the data pipeline, TypeScript for the API layer. Frontend: React with Tailwind. Database: PostgreSQL for metadata, ClickHouse for analytics queries. Infrastructure: AWS (EKS for orchestration, S3 for data lake, CloudFront for CDN).</w:t>
      </w:r>
    </w:p>
    <w:p>
      <w:r>
        <w:t>The NLQ feature requires a vector database for semantic caching of previous queries. Current plan is pgvector, but we may need to evaluate dedicated solutions (Pinecone, Weaviate) if query volume exceeds 50,000/day.</w:t>
      </w:r>
    </w:p>
    <w:p>
      <w:pPr>
        <w:pStyle w:val="Heading2"/>
      </w:pPr>
      <w:r>
        <w:t>Security Requirements</w:t>
      </w:r>
    </w:p>
    <w:p>
      <w:r>
        <w:t xml:space="preserve">All customer data must be encrypted at rest (AES-256) and in transit (TLS 1.3). </w:t>
      </w:r>
      <w:commentRangeStart w:id="1"/>
      <w:r>
        <w:t>SOC 2 Type II certification must be obtained before public launch</w:t>
      </w:r>
      <w:commentRangeEnd w:id="1"/>
      <w:r>
        <w:commentReference w:id="1"/>
      </w:r>
      <w:r>
        <w:t>. Data residency: US-only for initial launch, EU region planned for Q1 2027. We must support SSO via SAML 2.0 and OIDC for enterprise customers.</w:t>
      </w:r>
    </w:p>
    <w:p>
      <w:r>
        <w:t xml:space="preserve">Personal data handling must comply with GDPR and CCPA. The legal team has flagged that our NLQ feature may inadvertently surface PII in query results — we need a </w:t>
      </w:r>
      <w:commentRangeStart w:id="2"/>
      <w:r>
        <w:t>PII detection and redaction layer before beta</w:t>
      </w:r>
      <w:commentRangeEnd w:id="2"/>
      <w:r>
        <w:commentReference w:id="2"/>
      </w:r>
      <w:r>
        <w:t>.</w:t>
      </w:r>
    </w:p>
    <w:p>
      <w:pPr>
        <w:pStyle w:val="Heading2"/>
      </w:pPr>
      <w:r>
        <w:t>Timeline</w:t>
      </w:r>
    </w:p>
    <w:p>
      <w:pPr>
        <w:numPr>
          <w:numId w:val="3"/>
          <w:ilvl w:val="0"/>
        </w:numPr>
      </w:pPr>
      <w:r>
        <w:t>April 2026: Architecture finalization, connector development begins</w:t>
      </w:r>
    </w:p>
    <w:p>
      <w:pPr>
        <w:numPr>
          <w:numId w:val="3"/>
          <w:ilvl w:val="0"/>
        </w:numPr>
      </w:pPr>
      <w:r>
        <w:t>May 2026: Dashboard engine and NLQ prototype</w:t>
      </w:r>
    </w:p>
    <w:p>
      <w:pPr>
        <w:numPr>
          <w:numId w:val="3"/>
          <w:ilvl w:val="0"/>
        </w:numPr>
      </w:pPr>
      <w:r>
        <w:t>June 2026: Anomaly detection, security audit, SOC 2 prep</w:t>
      </w:r>
    </w:p>
    <w:p>
      <w:pPr>
        <w:numPr>
          <w:numId w:val="3"/>
          <w:ilvl w:val="0"/>
        </w:numPr>
      </w:pPr>
      <w:commentRangeStart w:id="3"/>
      <w:r>
        <w:t>July 15, 2026: Public beta launch</w:t>
      </w:r>
      <w:commentRangeEnd w:id="3"/>
      <w:r>
        <w:commentReference w:id="3"/>
      </w:r>
      <w:r>
        <w:t xml:space="preserve"> (limited to 50 companies)</w:t>
      </w:r>
    </w:p>
    <w:p>
      <w:pPr>
        <w:numPr>
          <w:numId w:val="3"/>
          <w:ilvl w:val="0"/>
        </w:numPr>
      </w:pPr>
      <w:r>
        <w:t>August 2026: Beta feedback incorporation, performance optimization</w:t>
      </w:r>
    </w:p>
    <w:p>
      <w:pPr>
        <w:numPr>
          <w:numId w:val="3"/>
          <w:ilvl w:val="0"/>
        </w:numPr>
      </w:pPr>
      <w:del w:id="f83a5def-5066-429b-9f65-61ec0027eab4" w:author="MCP Server" w:authorEmail="" w:date="2026-03-26T13:50:00.000Z">
        <w:r>
          <w:delText>September</w:delText>
        </w:r>
      </w:del>
      <w:ins w:id="f83a5def-5066-429b-9f65-61ec0027eab4" w:author="MCP Server" w:authorEmail="" w:date="2026-03-26T13:50:00.000Z">
        <w:r>
          <w:t>October</w:t>
        </w:r>
      </w:ins>
      <w:r>
        <w:t xml:space="preserve"> 1, 2026: General availability</w:t>
      </w:r>
    </w:p>
    <w:p>
      <w:pPr>
        <w:pStyle w:val="Heading2"/>
      </w:pPr>
      <w:r>
        <w:t>Open Questions</w:t>
      </w:r>
    </w:p>
    <w:p>
      <w:pPr>
        <w:numPr>
          <w:numId w:val="4"/>
          <w:ilvl w:val="0"/>
        </w:numPr>
      </w:pPr>
      <w:r>
        <w:t>Should NLQ support custom SQL functions defined by the customer? James argues yes for power users, but it significantly increases the attack surface for SQL injection.</w:t>
      </w:r>
    </w:p>
    <w:p>
      <w:pPr>
        <w:numPr>
          <w:numId w:val="4"/>
          <w:ilvl w:val="0"/>
        </w:numPr>
      </w:pPr>
      <w:r>
        <w:t>What's the pricing model? Usage-based (per query) vs. seat-based vs. flat tier. Finance is modeling all three.</w:t>
      </w:r>
    </w:p>
    <w:p>
      <w:pPr>
        <w:numPr>
          <w:numId w:val="4"/>
          <w:ilvl w:val="0"/>
        </w:numPr>
      </w:pPr>
      <w:r>
        <w:t>Do we need a dedicated mobile app for alerts, or is a responsive web app sufficient for V1?</w:t>
      </w:r>
    </w:p>
    <w:sectPr w:rsidR="00233D7B" w:rsidRPr="003104C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MCP Server" w:date="2026-03-26T13:56:14Z" w:initials="MS" custom:internalId="01b2ee75-2967-4aed-a018-7327c4a949db" custom:trackedChangeText="null" custom:trackedChangeDisplayType="null" custom:trackedDeletedText="null">
    <w:p w14:paraId="3A5DF214">
      <w:r>
        <w:rPr>
          <w:rStyle w:val="CommentReference"/>
        </w:rPr>
        <w:annotationRef/>
      </w:r>
      <w:r>
        <w:t>Finance ran the numbers: at projected usage, NLQ API costs would consume 18% of gross margin in Year 1. We need to explore caching strategies or negotiate volume pricing with Anthropic. — David (CFO)</w:t>
      </w:r>
    </w:p>
  </w:comment>
  <w:comment xmlns:custom="http://schemas.openxmlformats.org/wordprocessingml/2006/main" w:id="1" w:author="MCP Server" w:date="2026-03-26T13:56:14Z" w:initials="MS" custom:internalId="5e28c0e4-93d9-4802-b5a1-1b81e4b7c58b" custom:trackedChangeText="null" custom:trackedChangeDisplayType="null" custom:trackedDeletedText="null">
    <w:p w14:paraId="5717C05B">
      <w:r>
        <w:rPr>
          <w:rStyle w:val="CommentReference"/>
        </w:rPr>
        <w:annotationRef/>
      </w:r>
      <w:r>
        <w:t>SOC 2 auditor (Drata) confirmed timeline is tight. Audit prep takes minimum 3 months. If we want certification by September, we need to start the readiness assessment by June 1 at the latest. — Rachel (Security)</w:t>
      </w:r>
    </w:p>
  </w:comment>
  <w:comment xmlns:custom="http://schemas.openxmlformats.org/wordprocessingml/2006/main" w:id="2" w:author="MCP Server" w:date="2026-03-26T13:56:14Z" w:initials="MS" custom:internalId="a199a2c4-c41d-4ebb-b7eb-7d186315730e" custom:trackedChangeText="null" custom:trackedChangeDisplayType="null" custom:trackedDeletedText="null">
    <w:p w14:paraId="7307269F">
      <w:r>
        <w:rPr>
          <w:rStyle w:val="CommentReference"/>
        </w:rPr>
        <w:annotationRef/>
      </w:r>
      <w:r>
        <w:t>This is a blocker. Customer interviews showed that 3 of our 5 pilot companies handle healthcare data. Without PII redaction, we can't onboard them for beta. Recommend prioritizing this over anomaly detection. — Lisa (Product)</w:t>
      </w:r>
    </w:p>
  </w:comment>
  <w:comment xmlns:custom="http://schemas.openxmlformats.org/wordprocessingml/2006/main" w:id="3" w:author="MCP Server" w:date="2026-03-26T13:56:14Z" w:initials="MS" custom:internalId="a0723fb8-8d01-4bec-a87f-492fa9e3ced7" custom:trackedChangeText="null" custom:trackedChangeDisplayType="null" custom:trackedDeletedText="null">
    <w:p w14:paraId="715E230E">
      <w:r>
        <w:rPr>
          <w:rStyle w:val="CommentReference"/>
        </w:rPr>
        <w:annotationRef/>
      </w:r>
      <w:r>
        <w:t>Beta date may need to slip to August 1. Engineering estimates are based on 6 FTEs but we currently have 4 — two hires still in pipeline. See budget doc for hiring timeline. — Maria (Eng Lead)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2"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multiLevelType w:val="hybridMultilevel"/>
    <w:tmpl w:val="EE641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7B"/>
    <w:rsid w:val="00233D7B"/>
    <w:rsid w:val="003104CE"/>
    <w:rsid w:val="00360F1B"/>
    <w:rsid w:val="003A4303"/>
    <w:rsid w:val="003C1D14"/>
    <w:rsid w:val="003C58BC"/>
    <w:rsid w:val="0049461A"/>
    <w:rsid w:val="00652E45"/>
    <w:rsid w:val="00AB2838"/>
    <w:rsid w:val="00BB1758"/>
    <w:rsid w:val="00CC3C3F"/>
    <w:rsid w:val="00CE0D03"/>
    <w:rsid w:val="00EC277A"/>
    <w:rsid w:val="00F92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5DA07"/>
  <w15:chartTrackingRefBased/>
  <w15:docId w15:val="{660611C8-48E9-E744-81B9-770713F1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7B"/>
    <w:rPr>
      <w:rFonts w:eastAsiaTheme="majorEastAsia" w:cstheme="majorBidi"/>
      <w:color w:val="272727" w:themeColor="text1" w:themeTint="D8"/>
    </w:rPr>
  </w:style>
  <w:style w:type="paragraph" w:styleId="Title">
    <w:name w:val="Title"/>
    <w:basedOn w:val="Normal"/>
    <w:next w:val="Normal"/>
    <w:link w:val="TitleChar"/>
    <w:uiPriority w:val="10"/>
    <w:qFormat/>
    <w:rsid w:val="00233D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3D7B"/>
    <w:rPr>
      <w:i/>
      <w:iCs/>
      <w:color w:val="404040" w:themeColor="text1" w:themeTint="BF"/>
    </w:rPr>
  </w:style>
  <w:style w:type="paragraph" w:styleId="ListParagraph">
    <w:name w:val="List Paragraph"/>
    <w:basedOn w:val="Normal"/>
    <w:uiPriority w:val="34"/>
    <w:qFormat/>
    <w:rsid w:val="00233D7B"/>
    <w:pPr>
      <w:ind w:left="720"/>
      <w:contextualSpacing/>
    </w:pPr>
  </w:style>
  <w:style w:type="character" w:styleId="IntenseEmphasis">
    <w:name w:val="Intense Emphasis"/>
    <w:basedOn w:val="DefaultParagraphFont"/>
    <w:uiPriority w:val="21"/>
    <w:qFormat/>
    <w:rsid w:val="00233D7B"/>
    <w:rPr>
      <w:i/>
      <w:iCs/>
      <w:color w:val="0F4761" w:themeColor="accent1" w:themeShade="BF"/>
    </w:rPr>
  </w:style>
  <w:style w:type="paragraph" w:styleId="IntenseQuote">
    <w:name w:val="Intense Quote"/>
    <w:basedOn w:val="Normal"/>
    <w:next w:val="Normal"/>
    <w:link w:val="IntenseQuoteChar"/>
    <w:uiPriority w:val="30"/>
    <w:qFormat/>
    <w:rsid w:val="00233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7B"/>
    <w:rPr>
      <w:i/>
      <w:iCs/>
      <w:color w:val="0F4761" w:themeColor="accent1" w:themeShade="BF"/>
    </w:rPr>
  </w:style>
  <w:style w:type="character" w:styleId="IntenseReference">
    <w:name w:val="Intense Reference"/>
    <w:basedOn w:val="DefaultParagraphFont"/>
    <w:uiPriority w:val="32"/>
    <w:qFormat/>
    <w:rsid w:val="00233D7B"/>
    <w:rPr>
      <w:b/>
      <w:bCs/>
      <w:smallCaps/>
      <w:color w:val="0F4761" w:themeColor="accent1" w:themeShade="BF"/>
      <w:spacing w:val="5"/>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692</Words>
  <Characters>4080</Characters>
  <Application>Microsoft Office Word</Application>
  <DocSecurity>0</DocSecurity>
  <Lines>0</Lines>
  <Paragraphs>0</Paragraphs>
  <ScaleCrop>false</ScaleCrop>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Nick Bernal</cp:lastModifiedBy>
  <cp:revision>2</cp:revision>
  <dcterms:created xsi:type="dcterms:W3CDTF">2024-12-16T22:05:00Z</dcterms:created>
  <dcterms:modified xsi:type="dcterms:W3CDTF">2024-12-16T22:05:00Z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1.23.0</vt:lpwstr>
  </property>
  <property name="DocumentGuid" fmtid="{D5CDD505-2E9C-101B-9397-08002B2CF9AE}" pid="3">
    <vt:lpwstr>660611C8-48E9-E744-81B9-770713F12380</vt:lpwstr>
  </property>
</Properties>
</file>